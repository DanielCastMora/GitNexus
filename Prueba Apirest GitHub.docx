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9i3clv9v9r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Paso a paso para hacer pruebas manuales api rest github de recuperación en Postman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Paso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Crear Classic Token en github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crea accediendo a la siguiente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https://github.com/settings/tokens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53063" cy="583066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184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5830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ns w:author="Carlos Alberto" w:id="0" w:date="2026-05-20T14:36:22Z"/>
        </w:rPr>
      </w:pPr>
      <w:r w:rsidDel="00000000" w:rsidR="00000000" w:rsidRPr="00000000">
        <w:rPr>
          <w:rtl w:val="0"/>
        </w:rPr>
        <w:t xml:space="preserve">Colocar nombre del token y seleccionar solo el apartado de repo, con este ya basta para realizar pruebas de recuperación y dar click al final en generar token.</w:t>
      </w:r>
      <w:ins w:author="Carlos Alberto" w:id="0" w:date="2026-05-20T14:36:22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6119813" cy="57237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22757" r="242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5723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Paso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Teniendo el Código del Token a utilizar te diriges a Postman y configuras tu variable de entorno o environment en el apartado de la parte superior derecha de tu postman, para realizar las pruebas de recuperación más fácilmente.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Paso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Creamos una coleccion y en esta crearemos métodos http Get donde utilizaremos de base la url : </w:t>
      </w:r>
      <w:r w:rsidDel="00000000" w:rsidR="00000000" w:rsidRPr="00000000">
        <w:rPr>
          <w:rFonts w:ascii="Roboto" w:cs="Roboto" w:eastAsia="Roboto" w:hAnsi="Roboto"/>
          <w:color w:val="212121"/>
          <w:highlight w:val="white"/>
          <w:rtl w:val="0"/>
        </w:rPr>
        <w:t xml:space="preserve">https://api.github.com</w:t>
      </w:r>
      <w:r w:rsidDel="00000000" w:rsidR="00000000" w:rsidRPr="00000000">
        <w:rPr>
          <w:rtl w:val="0"/>
        </w:rPr>
        <w:t xml:space="preserve"> y utilizando esta como base ejecutaremos las siguientes consultas ya con la información previa de api rest de GitHub.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212121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https://api.github.com/user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212121"/>
          <w:highlight w:val="white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https://api.github.com/user/repos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212121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https://api.github.com/repos/”nombreuser”/”nombrerepositorio</w:t>
        </w:r>
      </w:hyperlink>
      <w:r w:rsidDel="00000000" w:rsidR="00000000" w:rsidRPr="00000000">
        <w:rPr>
          <w:rFonts w:ascii="Roboto" w:cs="Roboto" w:eastAsia="Roboto" w:hAnsi="Roboto"/>
          <w:color w:val="212121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212121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highlight w:val="white"/>
            <w:u w:val="single"/>
            <w:rtl w:val="0"/>
          </w:rPr>
          <w:t xml:space="preserve">https://api.github.com/repos/”nombreuser”/”nombrerepositorio</w:t>
        </w:r>
      </w:hyperlink>
      <w:r w:rsidDel="00000000" w:rsidR="00000000" w:rsidRPr="00000000">
        <w:rPr>
          <w:rFonts w:ascii="Roboto" w:cs="Roboto" w:eastAsia="Roboto" w:hAnsi="Roboto"/>
          <w:color w:val="212121"/>
          <w:highlight w:val="white"/>
          <w:rtl w:val="0"/>
        </w:rPr>
        <w:t xml:space="preserve">”/commits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2121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121"/>
          <w:highlight w:val="white"/>
          <w:rtl w:val="0"/>
        </w:rPr>
        <w:t xml:space="preserve">estos son breves ejemplos de las consultas que podemos realizar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 último corremos nuestra colección y confirmamos que las pruebas se lograron realizar de manera correcta.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-649124</wp:posOffset>
            </wp:positionH>
            <wp:positionV relativeFrom="paragraph">
              <wp:posOffset>353713</wp:posOffset>
            </wp:positionV>
            <wp:extent cx="7031097" cy="2852738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1097" cy="2852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github.com/user/repos" TargetMode="External"/><Relationship Id="rId10" Type="http://schemas.openxmlformats.org/officeDocument/2006/relationships/hyperlink" Target="https://api.github.com/user" TargetMode="External"/><Relationship Id="rId13" Type="http://schemas.openxmlformats.org/officeDocument/2006/relationships/hyperlink" Target="https://api.github.com/repos/%E2%80%9Dnombreuser%E2%80%9D/%E2%80%9Dnombrerepositorio" TargetMode="External"/><Relationship Id="rId12" Type="http://schemas.openxmlformats.org/officeDocument/2006/relationships/hyperlink" Target="https://api.github.com/repos/%E2%80%9Dnombreuser%E2%80%9D/%E2%80%9Dnombrerepositor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settings/token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